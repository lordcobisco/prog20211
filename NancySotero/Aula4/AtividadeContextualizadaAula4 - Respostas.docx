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4778"/>
        <w:gridCol w:w="166"/>
        <w:gridCol w:w="2149"/>
        <w:gridCol w:w="1466"/>
      </w:tblGrid>
      <w:tr w:rsidR="005E010E" w14:paraId="3790EC8B" w14:textId="77777777" w:rsidTr="00CB7A88"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1B8A0434" w14:textId="4E981FA5" w:rsidR="005E010E" w:rsidRPr="00CB7A88" w:rsidRDefault="005E010E" w:rsidP="00A056F2">
            <w:pPr>
              <w:spacing w:after="0"/>
              <w:jc w:val="both"/>
              <w:rPr>
                <w:rFonts w:ascii="Arial Narrow" w:hAnsi="Arial Narrow"/>
                <w:b/>
                <w:bCs/>
                <w:caps/>
              </w:rPr>
            </w:pPr>
            <w:bookmarkStart w:id="0" w:name="_Hlk3384246"/>
            <w:bookmarkEnd w:id="0"/>
            <w:r>
              <w:rPr>
                <w:rFonts w:ascii="Arial Narrow" w:hAnsi="Arial Narrow"/>
                <w:caps/>
              </w:rPr>
              <w:t>Nome Completo:</w:t>
            </w:r>
            <w:ins w:id="1" w:author="Nancy" w:date="2021-09-27T20:50:00Z">
              <w:r w:rsidR="00CB7A88">
                <w:rPr>
                  <w:rFonts w:ascii="Arial Narrow" w:hAnsi="Arial Narrow"/>
                  <w:caps/>
                </w:rPr>
                <w:t xml:space="preserve"> </w:t>
              </w:r>
              <w:r w:rsidR="00CB7A88">
                <w:rPr>
                  <w:rFonts w:ascii="Arial Narrow" w:hAnsi="Arial Narrow"/>
                  <w:b/>
                  <w:bCs/>
                  <w:caps/>
                </w:rPr>
                <w:t>nancy sotero silva</w:t>
              </w:r>
            </w:ins>
          </w:p>
          <w:p w14:paraId="18CFFF08" w14:textId="77777777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</w:p>
        </w:tc>
        <w:tc>
          <w:tcPr>
            <w:tcW w:w="166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7E779BF6" w14:textId="77777777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</w:p>
        </w:tc>
        <w:tc>
          <w:tcPr>
            <w:tcW w:w="21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4DA72633" w14:textId="71490317" w:rsidR="005E010E" w:rsidRPr="001C237E" w:rsidRDefault="005E010E" w:rsidP="001C237E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C237E">
              <w:rPr>
                <w:rFonts w:ascii="Times New Roman" w:hAnsi="Times New Roman" w:cs="Times New Roman"/>
                <w:sz w:val="20"/>
                <w:szCs w:val="20"/>
              </w:rPr>
              <w:t>Matrícula:</w:t>
            </w:r>
            <w:ins w:id="2" w:author="Nancy" w:date="2021-09-27T20:50:00Z">
              <w:r w:rsidR="00CB7A88">
                <w:rPr>
                  <w:rFonts w:ascii="Times New Roman" w:hAnsi="Times New Roman" w:cs="Times New Roman"/>
                  <w:sz w:val="20"/>
                  <w:szCs w:val="20"/>
                </w:rPr>
                <w:t xml:space="preserve"> 2019030003</w:t>
              </w:r>
            </w:ins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207159DB" w14:textId="481C86B8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  <w:t>TURMA:</w:t>
            </w:r>
            <w:ins w:id="3" w:author="Nancy" w:date="2021-09-27T20:50:00Z">
              <w:r w:rsidR="00CB7A88">
                <w:rPr>
                  <w:rFonts w:ascii="Arial Narrow" w:hAnsi="Arial Narrow"/>
                  <w:caps/>
                </w:rPr>
                <w:t xml:space="preserve"> 2021.2</w:t>
              </w:r>
            </w:ins>
          </w:p>
        </w:tc>
      </w:tr>
    </w:tbl>
    <w:p w14:paraId="28A93240" w14:textId="5596C44E" w:rsidR="00F81F26" w:rsidRDefault="00F81F26" w:rsidP="00F81F2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OBSERVAÇÕES:</w:t>
      </w:r>
      <w:r>
        <w:rPr>
          <w:rFonts w:ascii="Times New Roman" w:hAnsi="Times New Roman" w:cs="Times New Roman"/>
          <w:sz w:val="20"/>
          <w:szCs w:val="20"/>
        </w:rPr>
        <w:t xml:space="preserve"> Total de Pontos = 10 pontos</w:t>
      </w:r>
      <w:r w:rsidR="004262E5">
        <w:rPr>
          <w:rFonts w:ascii="Times New Roman" w:hAnsi="Times New Roman" w:cs="Times New Roman"/>
          <w:sz w:val="20"/>
          <w:szCs w:val="20"/>
        </w:rPr>
        <w:t xml:space="preserve"> com peso </w:t>
      </w:r>
      <w:r w:rsidR="00F72276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. A atividade avaliativa deve ser realizada em uma folha de papel e submetida na sua respectiva pasta. Organize seus cálculos e/ou algoritmos de modo claro (letra legível) e sequenciado para permitir a correção. Qualquer ambiguidade será desconsiderada. Boa Avaliação!</w:t>
      </w:r>
    </w:p>
    <w:p w14:paraId="4D5B4BF8" w14:textId="77777777" w:rsidR="005E010E" w:rsidRPr="001C237E" w:rsidRDefault="005E010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18FD6A1C" w14:textId="1FFF0562" w:rsidR="000F6A54" w:rsidRDefault="000F6A54" w:rsidP="00BC5250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 texto apresenta algumas informações </w:t>
      </w:r>
      <w:r w:rsidR="00BC5250">
        <w:rPr>
          <w:rFonts w:ascii="Times New Roman" w:hAnsi="Times New Roman" w:cs="Times New Roman"/>
          <w:sz w:val="20"/>
          <w:szCs w:val="20"/>
        </w:rPr>
        <w:t>a respeito de um m</w:t>
      </w:r>
      <w:r w:rsidR="00BC5250" w:rsidRPr="00BC5250">
        <w:rPr>
          <w:rFonts w:ascii="Times New Roman" w:hAnsi="Times New Roman" w:cs="Times New Roman"/>
          <w:sz w:val="20"/>
          <w:szCs w:val="20"/>
        </w:rPr>
        <w:t>étodo de discriminação de estímulos auditivos para primatas através do condicionamento operante</w:t>
      </w:r>
      <w:r w:rsidR="00BC5250">
        <w:rPr>
          <w:rFonts w:ascii="Times New Roman" w:hAnsi="Times New Roman" w:cs="Times New Roman"/>
          <w:sz w:val="20"/>
          <w:szCs w:val="20"/>
        </w:rPr>
        <w:t xml:space="preserve"> realizado </w:t>
      </w:r>
      <w:r>
        <w:rPr>
          <w:rFonts w:ascii="Times New Roman" w:hAnsi="Times New Roman" w:cs="Times New Roman"/>
          <w:sz w:val="20"/>
          <w:szCs w:val="20"/>
        </w:rPr>
        <w:t xml:space="preserve">no IIN-ELS. A partir desse contexto, será criado um cenário de forma que as habilidades que devem ser desenvolvidas para atingir os objetivos de aprendizagem da Aula </w:t>
      </w:r>
      <w:r w:rsidR="00BC5250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45425645" w14:textId="1CF473B4" w:rsidR="001C237E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04B429F0" w14:textId="3373B851" w:rsidR="00793A24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Considerando </w:t>
      </w:r>
      <w:r w:rsidR="006F61C9"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/>
          <w:sz w:val="20"/>
          <w:szCs w:val="20"/>
        </w:rPr>
        <w:t xml:space="preserve"> cenário</w:t>
      </w:r>
      <w:r w:rsidR="006F61C9">
        <w:rPr>
          <w:rFonts w:ascii="Times New Roman" w:hAnsi="Times New Roman" w:cs="Times New Roman"/>
          <w:sz w:val="20"/>
          <w:szCs w:val="20"/>
        </w:rPr>
        <w:t xml:space="preserve"> descrito no texto e nos requisitos solicitados no item 2</w:t>
      </w:r>
      <w:r>
        <w:rPr>
          <w:rFonts w:ascii="Times New Roman" w:hAnsi="Times New Roman" w:cs="Times New Roman"/>
          <w:sz w:val="20"/>
          <w:szCs w:val="20"/>
        </w:rPr>
        <w:t>, crie um projeto organizado no git</w:t>
      </w:r>
      <w:r w:rsidR="000B535B">
        <w:rPr>
          <w:rFonts w:ascii="Times New Roman" w:hAnsi="Times New Roman" w:cs="Times New Roman"/>
          <w:sz w:val="20"/>
          <w:szCs w:val="20"/>
        </w:rPr>
        <w:t xml:space="preserve"> contendo</w:t>
      </w:r>
      <w:r>
        <w:rPr>
          <w:rFonts w:ascii="Times New Roman" w:hAnsi="Times New Roman" w:cs="Times New Roman"/>
          <w:sz w:val="20"/>
          <w:szCs w:val="20"/>
        </w:rPr>
        <w:t>:</w:t>
      </w:r>
      <w:r w:rsidR="006B7B41">
        <w:rPr>
          <w:rFonts w:ascii="Times New Roman" w:hAnsi="Times New Roman" w:cs="Times New Roman"/>
          <w:sz w:val="20"/>
          <w:szCs w:val="20"/>
        </w:rPr>
        <w:t xml:space="preserve"> </w:t>
      </w:r>
      <w:r w:rsidR="006B7B41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3802CCD7" w14:textId="2DD9F784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Milestones</w:t>
      </w:r>
    </w:p>
    <w:p w14:paraId="1DF93E39" w14:textId="0ADA151E" w:rsidR="00674CF4" w:rsidRPr="00674CF4" w:rsidRDefault="00674CF4" w:rsidP="00674CF4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AD96F1C" wp14:editId="2CE290CF">
            <wp:extent cx="5297170" cy="2078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687" r="1882" b="9839"/>
                    <a:stretch/>
                  </pic:blipFill>
                  <pic:spPr bwMode="auto">
                    <a:xfrm>
                      <a:off x="0" y="0"/>
                      <a:ext cx="5298424" cy="207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EC34" w14:textId="26418610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Issues</w:t>
      </w:r>
      <w:r w:rsidR="00674CF4">
        <w:rPr>
          <w:rFonts w:ascii="Times New Roman" w:hAnsi="Times New Roman" w:cs="Times New Roman"/>
          <w:sz w:val="20"/>
          <w:szCs w:val="20"/>
        </w:rPr>
        <w:t xml:space="preserve"> </w:t>
      </w:r>
      <w:r w:rsidR="00674CF4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28A38D9A" w14:textId="4F23C9AA" w:rsidR="00674CF4" w:rsidRPr="00674CF4" w:rsidRDefault="00674CF4" w:rsidP="00674CF4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2A0AEDC" wp14:editId="0AF75FD3">
            <wp:extent cx="5297424" cy="21577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682" r="1884" b="8233"/>
                    <a:stretch/>
                  </pic:blipFill>
                  <pic:spPr bwMode="auto">
                    <a:xfrm>
                      <a:off x="0" y="0"/>
                      <a:ext cx="5298327" cy="215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6656F" w14:textId="44CB3F34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Quadro Kanban (Aba projetos)</w:t>
      </w:r>
      <w:r w:rsidR="00674CF4">
        <w:rPr>
          <w:rFonts w:ascii="Times New Roman" w:hAnsi="Times New Roman" w:cs="Times New Roman"/>
          <w:sz w:val="20"/>
          <w:szCs w:val="20"/>
        </w:rPr>
        <w:t xml:space="preserve"> </w:t>
      </w:r>
      <w:r w:rsidR="00674CF4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3D43C8AD" w14:textId="77777777" w:rsidR="00C01EC8" w:rsidRDefault="00C01EC8" w:rsidP="00C01EC8">
      <w:pPr>
        <w:ind w:left="1080"/>
        <w:jc w:val="both"/>
        <w:rPr>
          <w:noProof/>
        </w:rPr>
      </w:pPr>
    </w:p>
    <w:p w14:paraId="592582F4" w14:textId="77777777" w:rsidR="00674CF4" w:rsidRDefault="00674CF4" w:rsidP="00C01EC8">
      <w:pPr>
        <w:ind w:left="1080"/>
        <w:jc w:val="both"/>
        <w:rPr>
          <w:noProof/>
        </w:rPr>
      </w:pPr>
    </w:p>
    <w:p w14:paraId="106222E4" w14:textId="0426A21A" w:rsidR="00674CF4" w:rsidRDefault="00674CF4" w:rsidP="00C01EC8">
      <w:pPr>
        <w:ind w:left="108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B379B05" wp14:editId="7A50ADC0">
            <wp:extent cx="5398859" cy="1274064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493" b="34532"/>
                    <a:stretch/>
                  </pic:blipFill>
                  <pic:spPr bwMode="auto">
                    <a:xfrm>
                      <a:off x="0" y="0"/>
                      <a:ext cx="5400040" cy="127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7B75" w14:textId="19E8BB32" w:rsidR="00C01EC8" w:rsidRPr="00C01EC8" w:rsidRDefault="00674CF4" w:rsidP="00C01EC8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4D999FC" wp14:editId="0FD92EE5">
            <wp:extent cx="5399752" cy="2164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687" b="7027"/>
                    <a:stretch/>
                  </pic:blipFill>
                  <pic:spPr bwMode="auto">
                    <a:xfrm>
                      <a:off x="0" y="0"/>
                      <a:ext cx="5400040" cy="216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D116D" w14:textId="12F7C0F8" w:rsidR="000B535B" w:rsidRPr="006B7B41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Wiki</w:t>
      </w:r>
      <w:r w:rsidR="006B7B41">
        <w:rPr>
          <w:rFonts w:ascii="Times New Roman" w:hAnsi="Times New Roman" w:cs="Times New Roman"/>
          <w:sz w:val="20"/>
          <w:szCs w:val="20"/>
        </w:rPr>
        <w:t xml:space="preserve"> </w:t>
      </w:r>
      <w:r w:rsidR="006B7B41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517BF492" w14:textId="77777777" w:rsidR="00C01EC8" w:rsidRDefault="00C01EC8" w:rsidP="006B7B41">
      <w:pPr>
        <w:ind w:left="1080"/>
        <w:jc w:val="both"/>
        <w:rPr>
          <w:noProof/>
        </w:rPr>
      </w:pPr>
    </w:p>
    <w:p w14:paraId="45B29FBE" w14:textId="0AE36A91" w:rsidR="006B7B41" w:rsidRDefault="006B7B41" w:rsidP="006B7B41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220C046" wp14:editId="046752E2">
            <wp:extent cx="5254752" cy="2328476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866" r="2667" b="6418"/>
                    <a:stretch/>
                  </pic:blipFill>
                  <pic:spPr bwMode="auto">
                    <a:xfrm>
                      <a:off x="0" y="0"/>
                      <a:ext cx="5255988" cy="232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EDFC4" w14:textId="77777777" w:rsidR="00C01EC8" w:rsidRDefault="00C01EC8" w:rsidP="006B7B41">
      <w:pPr>
        <w:ind w:left="1080"/>
        <w:jc w:val="both"/>
        <w:rPr>
          <w:noProof/>
        </w:rPr>
      </w:pPr>
    </w:p>
    <w:p w14:paraId="2D4C95B0" w14:textId="1395AB07" w:rsidR="006B7B41" w:rsidRDefault="006B7B41" w:rsidP="006B7B41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7DF358" wp14:editId="6753C411">
            <wp:extent cx="5273040" cy="221234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863" r="2315" b="11238"/>
                    <a:stretch/>
                  </pic:blipFill>
                  <pic:spPr bwMode="auto">
                    <a:xfrm>
                      <a:off x="0" y="0"/>
                      <a:ext cx="5275037" cy="221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BD9C1" w14:textId="09E7F624" w:rsidR="00C01EC8" w:rsidRPr="006B7B41" w:rsidRDefault="00C01EC8" w:rsidP="006B7B41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2DA7582" wp14:editId="57EFB17B">
            <wp:extent cx="5303520" cy="221284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465" r="1768" b="10631"/>
                    <a:stretch/>
                  </pic:blipFill>
                  <pic:spPr bwMode="auto">
                    <a:xfrm>
                      <a:off x="0" y="0"/>
                      <a:ext cx="5304583" cy="221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E4350" w14:textId="338030FC" w:rsidR="00793A24" w:rsidRPr="0084291F" w:rsidRDefault="000B535B" w:rsidP="0084291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Obs: </w:t>
      </w:r>
      <w:r w:rsidR="006F61C9">
        <w:rPr>
          <w:rFonts w:ascii="Times New Roman" w:hAnsi="Times New Roman" w:cs="Times New Roman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ire as fotos do seu projeto organizado e insira num documento word juntamente com o programa a ser desenvolvido na questão 2.</w:t>
      </w:r>
      <w:r w:rsidR="006F61C9">
        <w:rPr>
          <w:rFonts w:ascii="Times New Roman" w:hAnsi="Times New Roman" w:cs="Times New Roman"/>
          <w:sz w:val="20"/>
          <w:szCs w:val="20"/>
        </w:rPr>
        <w:t xml:space="preserve"> Organize tudo em uma pasta chamada ExercicioContextualizado4.</w:t>
      </w:r>
    </w:p>
    <w:p w14:paraId="723F8516" w14:textId="7E66CCAE" w:rsidR="002F08CE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Elabore um programa em python que atenda aos seguintes requisitos</w:t>
      </w:r>
      <w:r w:rsidR="0083790F">
        <w:rPr>
          <w:rFonts w:ascii="Times New Roman" w:hAnsi="Times New Roman" w:cs="Times New Roman"/>
          <w:sz w:val="20"/>
          <w:szCs w:val="20"/>
        </w:rPr>
        <w:t>:</w:t>
      </w:r>
    </w:p>
    <w:p w14:paraId="19A42797" w14:textId="6416CE10" w:rsidR="000B535B" w:rsidRP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  <w:r w:rsidRPr="000B535B">
        <w:rPr>
          <w:rFonts w:ascii="Times New Roman" w:hAnsi="Times New Roman" w:cs="Times New Roman"/>
          <w:sz w:val="20"/>
          <w:szCs w:val="20"/>
        </w:rPr>
        <w:t xml:space="preserve">Obs: </w:t>
      </w:r>
      <w:r>
        <w:rPr>
          <w:rFonts w:ascii="Times New Roman" w:hAnsi="Times New Roman" w:cs="Times New Roman"/>
          <w:sz w:val="20"/>
          <w:szCs w:val="20"/>
        </w:rPr>
        <w:t>Não devem ser utilizadas estruturas de programação que não estejam na</w:t>
      </w:r>
      <w:r w:rsidR="0084291F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aula</w:t>
      </w:r>
      <w:r w:rsidR="0084291F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3</w:t>
      </w:r>
      <w:r w:rsidR="0084291F">
        <w:rPr>
          <w:rFonts w:ascii="Times New Roman" w:hAnsi="Times New Roman" w:cs="Times New Roman"/>
          <w:sz w:val="20"/>
          <w:szCs w:val="20"/>
        </w:rPr>
        <w:t xml:space="preserve"> e 4</w:t>
      </w:r>
      <w:r w:rsidRPr="000B535B">
        <w:rPr>
          <w:rFonts w:ascii="Times New Roman" w:hAnsi="Times New Roman" w:cs="Times New Roman"/>
          <w:sz w:val="20"/>
          <w:szCs w:val="20"/>
        </w:rPr>
        <w:t>.</w:t>
      </w:r>
    </w:p>
    <w:p w14:paraId="48C71CAE" w14:textId="77777777" w:rsid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</w:p>
    <w:p w14:paraId="4C1D204F" w14:textId="77777777" w:rsidR="0084291F" w:rsidRPr="0084291F" w:rsidRDefault="0084291F" w:rsidP="0084291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Requisito 1: Habituação</w:t>
      </w:r>
    </w:p>
    <w:p w14:paraId="67EE98EC" w14:textId="291115A8" w:rsidR="0084291F" w:rsidRPr="0084291F" w:rsidRDefault="0084291F" w:rsidP="0084291F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o animal está habituado, registrar em uma variável</w:t>
      </w:r>
      <w:r w:rsidR="00D205B2">
        <w:rPr>
          <w:rFonts w:ascii="Times New Roman" w:hAnsi="Times New Roman" w:cs="Times New Roman"/>
          <w:sz w:val="20"/>
          <w:szCs w:val="20"/>
        </w:rPr>
        <w:t xml:space="preserve"> </w:t>
      </w:r>
      <w:r w:rsidR="00D205B2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74EA8C67" w14:textId="77777777" w:rsidR="00F035EA" w:rsidRPr="00F035EA" w:rsidRDefault="00F035EA" w:rsidP="00F035EA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Requisito 2: Regime de aproximações sucessivas</w:t>
      </w:r>
    </w:p>
    <w:p w14:paraId="4EAE9142" w14:textId="11B4295C" w:rsidR="0084291F" w:rsidRPr="0084291F" w:rsidRDefault="0084291F" w:rsidP="0084291F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Iniciar a variável com 30cm</w:t>
      </w:r>
      <w:r w:rsidR="00D205B2">
        <w:rPr>
          <w:rFonts w:ascii="Times New Roman" w:hAnsi="Times New Roman" w:cs="Times New Roman"/>
          <w:sz w:val="20"/>
          <w:szCs w:val="20"/>
        </w:rPr>
        <w:t xml:space="preserve"> </w:t>
      </w:r>
      <w:r w:rsidR="00D205B2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1A076FD7" w14:textId="7FA0A82D" w:rsidR="0084291F" w:rsidRPr="0084291F" w:rsidRDefault="0084291F" w:rsidP="0084291F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a variável de aproximação diminuiu (animal aproximou), liberar 0,5ml de rec</w:t>
      </w:r>
      <w:r w:rsidR="00D205B2">
        <w:rPr>
          <w:rFonts w:ascii="Times New Roman" w:hAnsi="Times New Roman" w:cs="Times New Roman"/>
          <w:sz w:val="20"/>
          <w:szCs w:val="20"/>
        </w:rPr>
        <w:t xml:space="preserve"> </w:t>
      </w:r>
      <w:r w:rsidR="00D205B2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298F35A2" w14:textId="5FFC562A" w:rsidR="0084291F" w:rsidRPr="0084291F" w:rsidRDefault="0084291F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animal tocou na barra 20x, retornar que o experimento passou para a próxima etapa</w:t>
      </w:r>
      <w:r w:rsidR="00D205B2">
        <w:rPr>
          <w:rFonts w:ascii="Times New Roman" w:hAnsi="Times New Roman" w:cs="Times New Roman"/>
          <w:sz w:val="20"/>
          <w:szCs w:val="20"/>
        </w:rPr>
        <w:t xml:space="preserve"> </w:t>
      </w:r>
      <w:r w:rsidR="00D205B2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2CC1BC22" w14:textId="77777777" w:rsidR="0084291F" w:rsidRPr="0084291F" w:rsidRDefault="0084291F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o som1 foi emitido e o animal tocou na barra esquerda, liberar 0,5ml de rec</w:t>
      </w:r>
    </w:p>
    <w:p w14:paraId="1F5B2F5B" w14:textId="3C11C9A5" w:rsidR="0084291F" w:rsidRDefault="0084291F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 xml:space="preserve">Caso contrário não liberar </w:t>
      </w:r>
      <w:proofErr w:type="gramStart"/>
      <w:r w:rsidRPr="0084291F">
        <w:rPr>
          <w:rFonts w:ascii="Times New Roman" w:hAnsi="Times New Roman" w:cs="Times New Roman"/>
          <w:sz w:val="20"/>
          <w:szCs w:val="20"/>
        </w:rPr>
        <w:t>nada</w:t>
      </w:r>
      <w:r w:rsidR="006B7B41">
        <w:rPr>
          <w:rFonts w:ascii="Times New Roman" w:hAnsi="Times New Roman" w:cs="Times New Roman"/>
          <w:sz w:val="20"/>
          <w:szCs w:val="20"/>
        </w:rPr>
        <w:t xml:space="preserve"> </w:t>
      </w:r>
      <w:r w:rsidR="006B7B41">
        <w:rPr>
          <w:rFonts w:ascii="Times New Roman" w:hAnsi="Times New Roman" w:cs="Times New Roman"/>
          <w:b/>
          <w:bCs/>
          <w:sz w:val="20"/>
          <w:szCs w:val="20"/>
        </w:rPr>
        <w:t xml:space="preserve"> OK</w:t>
      </w:r>
      <w:proofErr w:type="gramEnd"/>
    </w:p>
    <w:p w14:paraId="4ADCDD64" w14:textId="77777777" w:rsidR="00F035EA" w:rsidRPr="00F035EA" w:rsidRDefault="00F035EA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Se o som2 foi emitido e o animal tocou na barra direita, liberar 0,5ml de rec</w:t>
      </w:r>
    </w:p>
    <w:p w14:paraId="162632E0" w14:textId="3F043FFD" w:rsidR="00F035EA" w:rsidRPr="00F035EA" w:rsidRDefault="00F035EA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Caso contrário não liberar nada</w:t>
      </w:r>
      <w:r w:rsidR="006B7B41">
        <w:rPr>
          <w:rFonts w:ascii="Times New Roman" w:hAnsi="Times New Roman" w:cs="Times New Roman"/>
          <w:sz w:val="20"/>
          <w:szCs w:val="20"/>
        </w:rPr>
        <w:t xml:space="preserve"> </w:t>
      </w:r>
      <w:r w:rsidR="006B7B41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74E70F42" w14:textId="6333C2F6" w:rsidR="00F035EA" w:rsidRPr="00F035EA" w:rsidRDefault="00F035EA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Se o experimento foi realizado 50x em 30min, apresentar que o experimento seguirá para a próxima fase.</w:t>
      </w:r>
      <w:r w:rsidR="006B7B41">
        <w:rPr>
          <w:rFonts w:ascii="Times New Roman" w:hAnsi="Times New Roman" w:cs="Times New Roman"/>
          <w:sz w:val="20"/>
          <w:szCs w:val="20"/>
        </w:rPr>
        <w:t xml:space="preserve"> </w:t>
      </w:r>
      <w:r w:rsidR="006B7B41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49D8020B" w14:textId="77777777" w:rsidR="0084291F" w:rsidRPr="00050BAF" w:rsidDel="00050BAF" w:rsidRDefault="0084291F" w:rsidP="00050BAF">
      <w:pPr>
        <w:ind w:left="1980"/>
        <w:jc w:val="both"/>
        <w:rPr>
          <w:del w:id="4" w:author="André Dantas" w:date="2020-08-18T15:34:00Z"/>
          <w:rFonts w:ascii="Times New Roman" w:hAnsi="Times New Roman" w:cs="Times New Roman"/>
          <w:sz w:val="20"/>
          <w:szCs w:val="20"/>
        </w:rPr>
      </w:pPr>
    </w:p>
    <w:p w14:paraId="3439CFAB" w14:textId="04C63680" w:rsidR="004D389D" w:rsidRPr="00050BAF" w:rsidRDefault="004D389D" w:rsidP="00050BAF">
      <w:pPr>
        <w:jc w:val="both"/>
        <w:rPr>
          <w:rFonts w:ascii="Times New Roman" w:hAnsi="Times New Roman" w:cs="Times New Roman"/>
          <w:sz w:val="20"/>
          <w:szCs w:val="20"/>
        </w:rPr>
      </w:pPr>
    </w:p>
    <w:sectPr w:rsidR="004D389D" w:rsidRPr="00050BAF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8F14B" w14:textId="77777777" w:rsidR="004F7941" w:rsidRDefault="004F7941" w:rsidP="005E010E">
      <w:pPr>
        <w:spacing w:after="0" w:line="240" w:lineRule="auto"/>
      </w:pPr>
      <w:r>
        <w:separator/>
      </w:r>
    </w:p>
  </w:endnote>
  <w:endnote w:type="continuationSeparator" w:id="0">
    <w:p w14:paraId="238BB8E9" w14:textId="77777777" w:rsidR="004F7941" w:rsidRDefault="004F7941" w:rsidP="005E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7D8AF" w14:textId="77777777" w:rsidR="004F7941" w:rsidRDefault="004F7941" w:rsidP="005E010E">
      <w:pPr>
        <w:spacing w:after="0" w:line="240" w:lineRule="auto"/>
      </w:pPr>
      <w:r>
        <w:separator/>
      </w:r>
    </w:p>
  </w:footnote>
  <w:footnote w:type="continuationSeparator" w:id="0">
    <w:p w14:paraId="7CFC5FF7" w14:textId="77777777" w:rsidR="004F7941" w:rsidRDefault="004F7941" w:rsidP="005E0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111"/>
      <w:gridCol w:w="4536"/>
    </w:tblGrid>
    <w:tr w:rsidR="005E010E" w14:paraId="63B5C582" w14:textId="77777777" w:rsidTr="001411CA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1DAFB" w14:textId="7E0F3ACF" w:rsidR="005E010E" w:rsidRPr="005E010E" w:rsidRDefault="005E010E" w:rsidP="005E010E"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sz w:val="20"/>
              <w:szCs w:val="20"/>
            </w:rPr>
            <w:object w:dxaOrig="10874" w:dyaOrig="3390" w14:anchorId="2B9ED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7.45pt;height:48.5pt">
                <v:imagedata r:id="rId1" o:title=""/>
              </v:shape>
              <o:OLEObject Type="Embed" ProgID="PBrush" ShapeID="_x0000_i1025" DrawAspect="Content" ObjectID="_1694289823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A72A1" w14:textId="6302B336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INSTITUTO INTERNACIONAL DE NEUROCIÊNCIAS EDMOND E LILY SAFRA</w:t>
          </w:r>
        </w:p>
        <w:p w14:paraId="698663F6" w14:textId="25659780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Fundamentos de Programação e Desenvolvimento de Projetos aplicados </w:t>
          </w:r>
          <w:r w:rsidR="00F81F26">
            <w:rPr>
              <w:rFonts w:ascii="Times New Roman" w:hAnsi="Times New Roman" w:cs="Times New Roman"/>
              <w:b/>
              <w:sz w:val="20"/>
              <w:szCs w:val="20"/>
            </w:rPr>
            <w:t>à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Neuroengenharia – 2020.2</w:t>
          </w:r>
        </w:p>
      </w:tc>
    </w:tr>
  </w:tbl>
  <w:p w14:paraId="2A8B38E1" w14:textId="77777777" w:rsidR="005E010E" w:rsidRDefault="005E01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18B3"/>
    <w:multiLevelType w:val="hybridMultilevel"/>
    <w:tmpl w:val="84484C48"/>
    <w:lvl w:ilvl="0" w:tplc="B5C01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6B74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80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7C9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9C2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026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BC7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A7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9A1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9A5167F"/>
    <w:multiLevelType w:val="hybridMultilevel"/>
    <w:tmpl w:val="5C824E10"/>
    <w:lvl w:ilvl="0" w:tplc="43660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E66B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3E42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B826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5E36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8A3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6C24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841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702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5CE42D4"/>
    <w:multiLevelType w:val="hybridMultilevel"/>
    <w:tmpl w:val="EB248212"/>
    <w:lvl w:ilvl="0" w:tplc="881E8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2EC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DC8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846D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285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CEE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E8B7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ED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062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D1E4F14"/>
    <w:multiLevelType w:val="hybridMultilevel"/>
    <w:tmpl w:val="DB6C6076"/>
    <w:lvl w:ilvl="0" w:tplc="F5041D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7CF7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41F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BE9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2B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A01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54E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34A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B03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84D4938"/>
    <w:multiLevelType w:val="hybridMultilevel"/>
    <w:tmpl w:val="7B3046BE"/>
    <w:lvl w:ilvl="0" w:tplc="627A5E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04D6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467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EC5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E8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8AF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0C7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12DD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5675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5279E3"/>
    <w:multiLevelType w:val="hybridMultilevel"/>
    <w:tmpl w:val="AB6E20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5045BD"/>
    <w:multiLevelType w:val="hybridMultilevel"/>
    <w:tmpl w:val="64DCB230"/>
    <w:lvl w:ilvl="0" w:tplc="5C70B1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DCA6C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82B1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481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43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804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1A3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6E6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6E5E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77A7292"/>
    <w:multiLevelType w:val="hybridMultilevel"/>
    <w:tmpl w:val="5606743C"/>
    <w:lvl w:ilvl="0" w:tplc="BD001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EBB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46FE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A8B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8AA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769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104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CE73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D24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7C41192"/>
    <w:multiLevelType w:val="hybridMultilevel"/>
    <w:tmpl w:val="85A443FA"/>
    <w:lvl w:ilvl="0" w:tplc="37E848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2A4DA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88B0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B41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345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AA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8E07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06B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B81F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54778AC"/>
    <w:multiLevelType w:val="hybridMultilevel"/>
    <w:tmpl w:val="5C50FC6C"/>
    <w:lvl w:ilvl="0" w:tplc="81BC85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480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87D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98B5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5A0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8EAC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281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1C2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74F8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9"/>
  </w:num>
  <w:num w:numId="8">
    <w:abstractNumId w:val="1"/>
  </w:num>
  <w:num w:numId="9">
    <w:abstractNumId w:val="7"/>
  </w:num>
  <w:num w:numId="1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ancy">
    <w15:presenceInfo w15:providerId="Windows Live" w15:userId="eb1a2b7447ee3fde"/>
  </w15:person>
  <w15:person w15:author="André Dantas">
    <w15:presenceInfo w15:providerId="Windows Live" w15:userId="310d310bdf68fc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716"/>
    <w:rsid w:val="0005099E"/>
    <w:rsid w:val="00050BAF"/>
    <w:rsid w:val="00055DA4"/>
    <w:rsid w:val="000A73A9"/>
    <w:rsid w:val="000B535B"/>
    <w:rsid w:val="000F68CD"/>
    <w:rsid w:val="000F6A54"/>
    <w:rsid w:val="001411CA"/>
    <w:rsid w:val="001C237E"/>
    <w:rsid w:val="001D1619"/>
    <w:rsid w:val="001D72F6"/>
    <w:rsid w:val="001E52F9"/>
    <w:rsid w:val="00206AB7"/>
    <w:rsid w:val="002224BD"/>
    <w:rsid w:val="00256DE2"/>
    <w:rsid w:val="002757B2"/>
    <w:rsid w:val="00276882"/>
    <w:rsid w:val="002B0A3D"/>
    <w:rsid w:val="002F08CE"/>
    <w:rsid w:val="0030124A"/>
    <w:rsid w:val="003E6E35"/>
    <w:rsid w:val="004262E5"/>
    <w:rsid w:val="0043543F"/>
    <w:rsid w:val="00455CF5"/>
    <w:rsid w:val="0049144E"/>
    <w:rsid w:val="004D389D"/>
    <w:rsid w:val="004F7941"/>
    <w:rsid w:val="005324A1"/>
    <w:rsid w:val="005803A5"/>
    <w:rsid w:val="00583EDC"/>
    <w:rsid w:val="005B6A30"/>
    <w:rsid w:val="005E010E"/>
    <w:rsid w:val="00674CF4"/>
    <w:rsid w:val="006B7B41"/>
    <w:rsid w:val="006F0A3A"/>
    <w:rsid w:val="006F61C9"/>
    <w:rsid w:val="00704E47"/>
    <w:rsid w:val="007131BB"/>
    <w:rsid w:val="00793A24"/>
    <w:rsid w:val="007A6262"/>
    <w:rsid w:val="007E0595"/>
    <w:rsid w:val="0083790F"/>
    <w:rsid w:val="0084291F"/>
    <w:rsid w:val="008458BD"/>
    <w:rsid w:val="008B7B30"/>
    <w:rsid w:val="008C6FC6"/>
    <w:rsid w:val="00930716"/>
    <w:rsid w:val="009520E9"/>
    <w:rsid w:val="00984C5B"/>
    <w:rsid w:val="009C08C1"/>
    <w:rsid w:val="00A57C9B"/>
    <w:rsid w:val="00B567BB"/>
    <w:rsid w:val="00BB2F65"/>
    <w:rsid w:val="00BC5250"/>
    <w:rsid w:val="00C01D25"/>
    <w:rsid w:val="00C01EC8"/>
    <w:rsid w:val="00C32C02"/>
    <w:rsid w:val="00C6554C"/>
    <w:rsid w:val="00CB7A88"/>
    <w:rsid w:val="00D205B2"/>
    <w:rsid w:val="00D27487"/>
    <w:rsid w:val="00DA5C34"/>
    <w:rsid w:val="00E54D31"/>
    <w:rsid w:val="00E91F12"/>
    <w:rsid w:val="00EB6F35"/>
    <w:rsid w:val="00F035EA"/>
    <w:rsid w:val="00F12C81"/>
    <w:rsid w:val="00F34C85"/>
    <w:rsid w:val="00F361D2"/>
    <w:rsid w:val="00F72276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2940B"/>
  <w15:chartTrackingRefBased/>
  <w15:docId w15:val="{B772FBB0-17C4-4CA7-A255-14DE2D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ascii="Calibri" w:eastAsia="Droid Sans Fallback" w:hAnsi="Calibri" w:cs="Calibri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qFormat/>
    <w:rsid w:val="00984C5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qFormat/>
    <w:rsid w:val="00984C5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5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87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6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02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4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278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35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916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45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3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50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304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F. Dantas</dc:creator>
  <cp:keywords/>
  <dc:description/>
  <cp:lastModifiedBy>Nancy</cp:lastModifiedBy>
  <cp:revision>3</cp:revision>
  <dcterms:created xsi:type="dcterms:W3CDTF">2020-08-18T18:35:00Z</dcterms:created>
  <dcterms:modified xsi:type="dcterms:W3CDTF">2021-09-28T02:17:00Z</dcterms:modified>
</cp:coreProperties>
</file>